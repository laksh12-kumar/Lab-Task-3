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BF7" w:rsidRPr="00C03BF7" w:rsidRDefault="00C03BF7" w:rsidP="00C03BF7">
      <w:pPr>
        <w:rPr>
          <w:ins w:id="0" w:author="MS Computer" w:date="2026-09-07T12:21:00Z"/>
          <w:rFonts w:ascii="Arial Black" w:hAnsi="Arial Black"/>
          <w:sz w:val="24"/>
          <w:szCs w:val="24"/>
        </w:rPr>
      </w:pPr>
      <w:proofErr w:type="gramStart"/>
      <w:ins w:id="1" w:author="MS Computer" w:date="2026-09-07T12:21:00Z">
        <w:r w:rsidRPr="00C03BF7">
          <w:rPr>
            <w:rFonts w:ascii="Arial Black" w:hAnsi="Arial Black"/>
            <w:sz w:val="24"/>
            <w:szCs w:val="24"/>
          </w:rPr>
          <w:t xml:space="preserve">September 3, 2026 Lab 03 – Introduction to </w:t>
        </w:r>
        <w:proofErr w:type="spellStart"/>
        <w:r w:rsidRPr="00C03BF7">
          <w:rPr>
            <w:rFonts w:ascii="Arial Black" w:hAnsi="Arial Black"/>
            <w:sz w:val="24"/>
            <w:szCs w:val="24"/>
          </w:rPr>
          <w:t>GitHub</w:t>
        </w:r>
        <w:proofErr w:type="spellEnd"/>
        <w:r w:rsidRPr="00C03BF7">
          <w:rPr>
            <w:rFonts w:ascii="Arial Black" w:hAnsi="Arial Black"/>
            <w:sz w:val="24"/>
            <w:szCs w:val="24"/>
          </w:rPr>
          <w:t xml:space="preserve"> and C Programming Language.</w:t>
        </w:r>
        <w:proofErr w:type="gramEnd"/>
      </w:ins>
    </w:p>
    <w:p w:rsidR="00C03BF7" w:rsidRPr="00C03BF7" w:rsidRDefault="00C03BF7" w:rsidP="00C03BF7">
      <w:pPr>
        <w:rPr>
          <w:ins w:id="2" w:author="MS Computer" w:date="2026-09-07T12:21:00Z"/>
          <w:rFonts w:ascii="Arial Black" w:hAnsi="Arial Black"/>
          <w:sz w:val="24"/>
          <w:szCs w:val="24"/>
        </w:rPr>
      </w:pPr>
      <w:ins w:id="3" w:author="MS Computer" w:date="2026-09-07T12:21:00Z">
        <w:r w:rsidRPr="00C03BF7">
          <w:rPr>
            <w:rFonts w:ascii="Arial Black" w:hAnsi="Arial Black"/>
            <w:sz w:val="24"/>
            <w:szCs w:val="24"/>
          </w:rPr>
          <w:t xml:space="preserve">Student Name: </w:t>
        </w:r>
        <w:proofErr w:type="spellStart"/>
        <w:r w:rsidRPr="00C03BF7">
          <w:rPr>
            <w:rFonts w:ascii="Arial Black" w:hAnsi="Arial Black"/>
            <w:sz w:val="24"/>
            <w:szCs w:val="24"/>
          </w:rPr>
          <w:t>Laksh</w:t>
        </w:r>
        <w:proofErr w:type="spellEnd"/>
        <w:r w:rsidRPr="00C03BF7">
          <w:rPr>
            <w:rFonts w:ascii="Arial Black" w:hAnsi="Arial Black"/>
            <w:sz w:val="24"/>
            <w:szCs w:val="24"/>
          </w:rPr>
          <w:t xml:space="preserve"> Kumar                       Roll No</w:t>
        </w:r>
        <w:proofErr w:type="gramStart"/>
        <w:r w:rsidRPr="00C03BF7">
          <w:rPr>
            <w:rFonts w:ascii="Arial Black" w:hAnsi="Arial Black"/>
            <w:sz w:val="24"/>
            <w:szCs w:val="24"/>
          </w:rPr>
          <w:t>:26k</w:t>
        </w:r>
        <w:proofErr w:type="gramEnd"/>
        <w:r w:rsidRPr="00C03BF7">
          <w:rPr>
            <w:rFonts w:ascii="Arial Black" w:hAnsi="Arial Black"/>
            <w:sz w:val="24"/>
            <w:szCs w:val="24"/>
          </w:rPr>
          <w:t>-0672                                     Section: BCS-1D</w:t>
        </w:r>
      </w:ins>
    </w:p>
    <w:p w:rsidR="00C03BF7" w:rsidRPr="00C03BF7" w:rsidRDefault="00C03BF7" w:rsidP="00C03BF7">
      <w:pPr>
        <w:rPr>
          <w:ins w:id="4" w:author="MS Computer" w:date="2026-09-07T12:21:00Z"/>
          <w:rFonts w:ascii="Arial Black" w:hAnsi="Arial Black"/>
          <w:sz w:val="24"/>
          <w:szCs w:val="24"/>
        </w:rPr>
      </w:pPr>
    </w:p>
    <w:p w:rsidR="00C03BF7" w:rsidRPr="00C03BF7" w:rsidRDefault="00C03BF7" w:rsidP="00C03BF7">
      <w:pPr>
        <w:rPr>
          <w:ins w:id="5" w:author="MS Computer" w:date="2026-09-07T12:21:00Z"/>
          <w:rFonts w:ascii="Arial Black" w:hAnsi="Arial Black"/>
          <w:sz w:val="24"/>
          <w:szCs w:val="24"/>
        </w:rPr>
      </w:pPr>
      <w:ins w:id="6" w:author="MS Computer" w:date="2026-09-07T12:21:00Z">
        <w:r w:rsidRPr="00C03BF7">
          <w:rPr>
            <w:rFonts w:ascii="Arial Black" w:hAnsi="Arial Black"/>
            <w:sz w:val="24"/>
            <w:szCs w:val="24"/>
          </w:rPr>
          <w:t xml:space="preserve">Prepared By: Miss </w:t>
        </w:r>
        <w:proofErr w:type="spellStart"/>
        <w:r w:rsidRPr="00C03BF7">
          <w:rPr>
            <w:rFonts w:ascii="Arial Black" w:hAnsi="Arial Black"/>
            <w:sz w:val="24"/>
            <w:szCs w:val="24"/>
          </w:rPr>
          <w:t>Izzah</w:t>
        </w:r>
        <w:proofErr w:type="spellEnd"/>
        <w:r w:rsidRPr="00C03BF7">
          <w:rPr>
            <w:rFonts w:ascii="Arial Black" w:hAnsi="Arial Black"/>
            <w:sz w:val="24"/>
            <w:szCs w:val="24"/>
          </w:rPr>
          <w:t xml:space="preserve"> Salam | Introduction to </w:t>
        </w:r>
        <w:proofErr w:type="spellStart"/>
        <w:r w:rsidRPr="00C03BF7">
          <w:rPr>
            <w:rFonts w:ascii="Arial Black" w:hAnsi="Arial Black"/>
            <w:sz w:val="24"/>
            <w:szCs w:val="24"/>
          </w:rPr>
          <w:t>GitHub</w:t>
        </w:r>
        <w:proofErr w:type="spellEnd"/>
        <w:r w:rsidRPr="00C03BF7">
          <w:rPr>
            <w:rFonts w:ascii="Arial Black" w:hAnsi="Arial Black"/>
            <w:sz w:val="24"/>
            <w:szCs w:val="24"/>
          </w:rPr>
          <w:t xml:space="preserve"> and C Programming Language 1</w:t>
        </w:r>
      </w:ins>
    </w:p>
    <w:p w:rsidR="00C03BF7" w:rsidRPr="00C03BF7" w:rsidRDefault="00C03BF7" w:rsidP="00C03BF7">
      <w:pPr>
        <w:rPr>
          <w:ins w:id="7" w:author="MS Computer" w:date="2026-09-07T12:21:00Z"/>
          <w:rFonts w:ascii="Arial Black" w:hAnsi="Arial Black"/>
          <w:sz w:val="44"/>
          <w:szCs w:val="44"/>
        </w:rPr>
      </w:pPr>
      <w:ins w:id="8" w:author="MS Computer" w:date="2026-09-07T12:21:00Z">
        <w:r w:rsidRPr="00C03BF7">
          <w:rPr>
            <w:rFonts w:ascii="Arial Black" w:hAnsi="Arial Black"/>
            <w:sz w:val="44"/>
            <w:szCs w:val="44"/>
          </w:rPr>
          <w:t>Question 1:</w:t>
        </w:r>
      </w:ins>
    </w:p>
    <w:p w:rsidR="00C03BF7" w:rsidRPr="00C03BF7" w:rsidRDefault="00C03BF7" w:rsidP="00C03BF7">
      <w:pPr>
        <w:rPr>
          <w:ins w:id="9" w:author="MS Computer" w:date="2026-09-07T12:21:00Z"/>
          <w:rFonts w:ascii="Bahnschrift SemiBold" w:hAnsi="Bahnschrift SemiBold"/>
          <w:sz w:val="24"/>
          <w:szCs w:val="24"/>
        </w:rPr>
      </w:pPr>
      <w:ins w:id="10" w:author="MS Computer" w:date="2026-09-07T12:21:00Z">
        <w:r w:rsidRPr="00C03BF7">
          <w:rPr>
            <w:rFonts w:ascii="Bahnschrift SemiBold" w:hAnsi="Bahnschrift SemiBold"/>
            <w:sz w:val="24"/>
            <w:szCs w:val="24"/>
          </w:rPr>
          <w:t>Write a C program to print a simple detail on the screen. Name, age, department, Student ID,</w:t>
        </w:r>
      </w:ins>
    </w:p>
    <w:p w:rsidR="00C03BF7" w:rsidRDefault="00C03BF7" w:rsidP="00C03BF7">
      <w:pPr>
        <w:rPr>
          <w:ins w:id="11" w:author="MS Computer" w:date="2026-09-07T12:21:00Z"/>
          <w:rFonts w:ascii="Bahnschrift SemiBold" w:hAnsi="Bahnschrift SemiBold"/>
          <w:sz w:val="24"/>
          <w:szCs w:val="24"/>
        </w:rPr>
      </w:pPr>
      <w:ins w:id="12" w:author="MS Computer" w:date="2026-09-07T12:21:00Z">
        <w:r w:rsidRPr="00C03BF7">
          <w:rPr>
            <w:rFonts w:ascii="Bahnschrift SemiBold" w:hAnsi="Bahnschrift SemiBold"/>
            <w:sz w:val="24"/>
            <w:szCs w:val="24"/>
          </w:rPr>
          <w:t>Section and University name.</w:t>
        </w:r>
      </w:ins>
    </w:p>
    <w:p w:rsidR="00C03BF7" w:rsidRPr="00C03BF7" w:rsidRDefault="00C03BF7" w:rsidP="00C03BF7">
      <w:pPr>
        <w:rPr>
          <w:ins w:id="13" w:author="MS Computer" w:date="2026-09-07T12:21:00Z"/>
          <w:rFonts w:ascii="Bahnschrift SemiBold" w:hAnsi="Bahnschrift SemiBold"/>
          <w:sz w:val="24"/>
          <w:szCs w:val="24"/>
        </w:rPr>
      </w:pPr>
      <w:ins w:id="14" w:author="MS Computer" w:date="2026-09-07T12:21:00Z">
        <w:r w:rsidRPr="00C03BF7">
          <w:rPr>
            <w:rFonts w:ascii="Bahnschrift SemiBold" w:hAnsi="Bahnschrift SemiBold"/>
            <w:noProof/>
            <w:sz w:val="24"/>
            <w:szCs w:val="24"/>
          </w:rPr>
          <w:drawing>
            <wp:inline distT="0" distB="0" distL="0" distR="0" wp14:anchorId="4925D0B5" wp14:editId="4AC48AF1">
              <wp:extent cx="5943600" cy="2957195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9571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C03BF7" w:rsidRPr="00C03BF7" w:rsidRDefault="00C03BF7" w:rsidP="00C03BF7">
      <w:pPr>
        <w:rPr>
          <w:ins w:id="15" w:author="MS Computer" w:date="2026-09-07T12:21:00Z"/>
          <w:rFonts w:ascii="Arial Black" w:hAnsi="Arial Black"/>
          <w:sz w:val="40"/>
          <w:szCs w:val="40"/>
        </w:rPr>
      </w:pPr>
      <w:ins w:id="16" w:author="MS Computer" w:date="2026-09-07T12:21:00Z">
        <w:r w:rsidRPr="00C03BF7">
          <w:rPr>
            <w:rFonts w:ascii="Arial Black" w:hAnsi="Arial Black"/>
            <w:sz w:val="40"/>
            <w:szCs w:val="40"/>
          </w:rPr>
          <w:t>Question 2:</w:t>
        </w:r>
      </w:ins>
    </w:p>
    <w:p w:rsidR="00C03BF7" w:rsidRPr="00C03BF7" w:rsidRDefault="00C03BF7" w:rsidP="00C03BF7">
      <w:pPr>
        <w:rPr>
          <w:ins w:id="17" w:author="MS Computer" w:date="2026-09-07T12:21:00Z"/>
          <w:rFonts w:ascii="Bahnschrift Condensed" w:hAnsi="Bahnschrift Condensed"/>
          <w:sz w:val="28"/>
          <w:szCs w:val="28"/>
        </w:rPr>
      </w:pPr>
      <w:ins w:id="18" w:author="MS Computer" w:date="2026-09-07T12:21:00Z">
        <w:r w:rsidRPr="00C03BF7">
          <w:rPr>
            <w:rFonts w:ascii="Bahnschrift Condensed" w:hAnsi="Bahnschrift Condensed"/>
            <w:sz w:val="28"/>
            <w:szCs w:val="28"/>
          </w:rPr>
          <w:t>Write a C Program to take input from user. It should be Name, age, department, Student ID</w:t>
        </w:r>
      </w:ins>
    </w:p>
    <w:p w:rsidR="00C03BF7" w:rsidRDefault="00C03BF7" w:rsidP="00C03BF7">
      <w:pPr>
        <w:rPr>
          <w:ins w:id="19" w:author="MS Computer" w:date="2026-09-07T12:21:00Z"/>
          <w:rFonts w:ascii="Bahnschrift Condensed" w:hAnsi="Bahnschrift Condensed"/>
          <w:sz w:val="28"/>
          <w:szCs w:val="28"/>
        </w:rPr>
      </w:pPr>
      <w:ins w:id="20" w:author="MS Computer" w:date="2026-09-07T12:21:00Z">
        <w:r w:rsidRPr="00C03BF7">
          <w:rPr>
            <w:rFonts w:ascii="Bahnschrift Condensed" w:hAnsi="Bahnschrift Condensed"/>
            <w:sz w:val="28"/>
            <w:szCs w:val="28"/>
          </w:rPr>
          <w:t>University name and then display details</w:t>
        </w:r>
      </w:ins>
    </w:p>
    <w:p w:rsidR="00C03BF7" w:rsidRPr="00C03BF7" w:rsidRDefault="00C03BF7" w:rsidP="00C03BF7">
      <w:pPr>
        <w:rPr>
          <w:ins w:id="21" w:author="MS Computer" w:date="2026-09-07T12:21:00Z"/>
          <w:rFonts w:ascii="Bahnschrift Condensed" w:hAnsi="Bahnschrift Condensed"/>
          <w:sz w:val="28"/>
          <w:szCs w:val="28"/>
        </w:rPr>
      </w:pPr>
      <w:ins w:id="22" w:author="MS Computer" w:date="2026-09-07T12:21:00Z">
        <w:r w:rsidRPr="00C03BF7">
          <w:rPr>
            <w:rFonts w:ascii="Bahnschrift Condensed" w:hAnsi="Bahnschrift Condensed"/>
            <w:noProof/>
            <w:sz w:val="28"/>
            <w:szCs w:val="28"/>
          </w:rPr>
          <w:drawing>
            <wp:inline distT="0" distB="0" distL="0" distR="0" wp14:anchorId="71131B8F" wp14:editId="05153F41">
              <wp:extent cx="5439534" cy="7697274"/>
              <wp:effectExtent l="0" t="0" r="8890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39534" cy="76972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C03BF7" w:rsidRDefault="00C03BF7" w:rsidP="00C03BF7">
      <w:pPr>
        <w:rPr>
          <w:ins w:id="23" w:author="MS Computer" w:date="2026-09-07T12:21:00Z"/>
          <w:rFonts w:ascii="Arial Black" w:hAnsi="Arial Black"/>
          <w:sz w:val="40"/>
          <w:szCs w:val="40"/>
        </w:rPr>
      </w:pPr>
    </w:p>
    <w:p w:rsidR="00C03BF7" w:rsidRPr="00C03BF7" w:rsidRDefault="00C03BF7" w:rsidP="00C03BF7">
      <w:pPr>
        <w:rPr>
          <w:ins w:id="24" w:author="MS Computer" w:date="2026-09-07T12:21:00Z"/>
          <w:rFonts w:ascii="Arial Black" w:hAnsi="Arial Black"/>
          <w:sz w:val="40"/>
          <w:szCs w:val="40"/>
        </w:rPr>
      </w:pPr>
      <w:ins w:id="25" w:author="MS Computer" w:date="2026-09-07T12:21:00Z">
        <w:r w:rsidRPr="00C03BF7">
          <w:rPr>
            <w:rFonts w:ascii="Arial Black" w:hAnsi="Arial Black"/>
            <w:sz w:val="40"/>
            <w:szCs w:val="40"/>
          </w:rPr>
          <w:t>Question</w:t>
        </w:r>
        <w:proofErr w:type="gramStart"/>
        <w:r w:rsidRPr="00C03BF7">
          <w:rPr>
            <w:rFonts w:ascii="Arial Black" w:hAnsi="Arial Black"/>
            <w:sz w:val="40"/>
            <w:szCs w:val="40"/>
          </w:rPr>
          <w:t>:3</w:t>
        </w:r>
        <w:proofErr w:type="gramEnd"/>
      </w:ins>
    </w:p>
    <w:p w:rsidR="00C03BF7" w:rsidRPr="00C03BF7" w:rsidRDefault="00C03BF7" w:rsidP="00C03BF7">
      <w:pPr>
        <w:rPr>
          <w:ins w:id="26" w:author="MS Computer" w:date="2026-09-07T12:21:00Z"/>
          <w:rFonts w:ascii="Bahnschrift Condensed" w:hAnsi="Bahnschrift Condensed"/>
          <w:sz w:val="28"/>
          <w:szCs w:val="28"/>
        </w:rPr>
      </w:pPr>
      <w:ins w:id="27" w:author="MS Computer" w:date="2026-09-07T12:21:00Z">
        <w:r w:rsidRPr="00C03BF7">
          <w:rPr>
            <w:rFonts w:ascii="Bahnschrift Condensed" w:hAnsi="Bahnschrift Condensed"/>
            <w:sz w:val="28"/>
            <w:szCs w:val="28"/>
          </w:rPr>
          <w:t>Write a C program that takes a distance in kilometers from the user and converts it to meters and</w:t>
        </w:r>
      </w:ins>
    </w:p>
    <w:p w:rsidR="00C03BF7" w:rsidRPr="00C03BF7" w:rsidRDefault="00C03BF7" w:rsidP="00C03BF7">
      <w:pPr>
        <w:rPr>
          <w:ins w:id="28" w:author="MS Computer" w:date="2026-09-07T12:21:00Z"/>
          <w:rFonts w:ascii="Bahnschrift Condensed" w:hAnsi="Bahnschrift Condensed"/>
          <w:sz w:val="28"/>
          <w:szCs w:val="28"/>
        </w:rPr>
      </w:pPr>
      <w:proofErr w:type="gramStart"/>
      <w:ins w:id="29" w:author="MS Computer" w:date="2026-09-07T12:21:00Z">
        <w:r w:rsidRPr="00C03BF7">
          <w:rPr>
            <w:rFonts w:ascii="Bahnschrift Condensed" w:hAnsi="Bahnschrift Condensed"/>
            <w:sz w:val="28"/>
            <w:szCs w:val="28"/>
          </w:rPr>
          <w:t>centimeters</w:t>
        </w:r>
        <w:proofErr w:type="gramEnd"/>
        <w:r w:rsidRPr="00C03BF7">
          <w:rPr>
            <w:rFonts w:ascii="Bahnschrift Condensed" w:hAnsi="Bahnschrift Condensed"/>
            <w:sz w:val="28"/>
            <w:szCs w:val="28"/>
          </w:rPr>
          <w:t>.</w:t>
        </w:r>
      </w:ins>
    </w:p>
    <w:p w:rsidR="00C03BF7" w:rsidRDefault="00C03BF7" w:rsidP="00C03BF7">
      <w:pPr>
        <w:rPr>
          <w:ins w:id="30" w:author="MS Computer" w:date="2026-09-07T12:21:00Z"/>
          <w:rFonts w:ascii="Bahnschrift Condensed" w:hAnsi="Bahnschrift Condensed"/>
          <w:sz w:val="28"/>
          <w:szCs w:val="28"/>
        </w:rPr>
      </w:pPr>
      <w:ins w:id="31" w:author="MS Computer" w:date="2026-09-07T12:21:00Z">
        <w:r w:rsidRPr="00C03BF7">
          <w:rPr>
            <w:rFonts w:ascii="Bahnschrift Condensed" w:hAnsi="Bahnschrift Condensed"/>
            <w:sz w:val="28"/>
            <w:szCs w:val="28"/>
          </w:rPr>
          <w:t>(1 km = 1000 meters, 1 meter = 100 centimeters)</w:t>
        </w:r>
      </w:ins>
    </w:p>
    <w:p w:rsidR="00F47460" w:rsidRPr="00C03BF7" w:rsidRDefault="00F47460" w:rsidP="00C03BF7">
      <w:pPr>
        <w:rPr>
          <w:ins w:id="32" w:author="MS Computer" w:date="2026-09-07T12:21:00Z"/>
          <w:rFonts w:ascii="Bahnschrift Condensed" w:hAnsi="Bahnschrift Condensed"/>
          <w:sz w:val="28"/>
          <w:szCs w:val="28"/>
        </w:rPr>
      </w:pPr>
      <w:ins w:id="33" w:author="MS Computer" w:date="2026-09-07T12:21:00Z">
        <w:r w:rsidRPr="00F47460">
          <w:rPr>
            <w:rFonts w:ascii="Bahnschrift Condensed" w:hAnsi="Bahnschrift Condensed"/>
            <w:noProof/>
            <w:sz w:val="28"/>
            <w:szCs w:val="28"/>
          </w:rPr>
          <w:drawing>
            <wp:inline distT="0" distB="0" distL="0" distR="0" wp14:anchorId="1B284F4C" wp14:editId="7476D04D">
              <wp:extent cx="5943600" cy="2673985"/>
              <wp:effectExtent l="0" t="0" r="0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6739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F47460" w:rsidRDefault="00F47460" w:rsidP="00C03BF7">
      <w:pPr>
        <w:rPr>
          <w:ins w:id="34" w:author="MS Computer" w:date="2026-09-07T12:21:00Z"/>
          <w:rFonts w:ascii="Arial Black" w:hAnsi="Arial Black"/>
          <w:sz w:val="40"/>
          <w:szCs w:val="40"/>
        </w:rPr>
      </w:pPr>
    </w:p>
    <w:p w:rsidR="00F47460" w:rsidRDefault="00F47460" w:rsidP="00C03BF7">
      <w:pPr>
        <w:rPr>
          <w:ins w:id="35" w:author="MS Computer" w:date="2026-09-07T12:21:00Z"/>
          <w:rFonts w:ascii="Arial Black" w:hAnsi="Arial Black"/>
          <w:sz w:val="40"/>
          <w:szCs w:val="40"/>
        </w:rPr>
      </w:pPr>
    </w:p>
    <w:p w:rsidR="00F47460" w:rsidRDefault="00F47460" w:rsidP="00C03BF7">
      <w:pPr>
        <w:rPr>
          <w:ins w:id="36" w:author="MS Computer" w:date="2026-09-07T12:21:00Z"/>
          <w:rFonts w:ascii="Arial Black" w:hAnsi="Arial Black"/>
          <w:sz w:val="40"/>
          <w:szCs w:val="40"/>
        </w:rPr>
      </w:pPr>
    </w:p>
    <w:p w:rsidR="00F47460" w:rsidRDefault="00F47460" w:rsidP="00C03BF7">
      <w:pPr>
        <w:rPr>
          <w:ins w:id="37" w:author="MS Computer" w:date="2026-09-07T12:21:00Z"/>
          <w:rFonts w:ascii="Arial Black" w:hAnsi="Arial Black"/>
          <w:sz w:val="40"/>
          <w:szCs w:val="40"/>
        </w:rPr>
      </w:pPr>
    </w:p>
    <w:p w:rsidR="00F47460" w:rsidRDefault="00F47460" w:rsidP="00C03BF7">
      <w:pPr>
        <w:rPr>
          <w:ins w:id="38" w:author="MS Computer" w:date="2026-09-07T12:21:00Z"/>
          <w:rFonts w:ascii="Arial Black" w:hAnsi="Arial Black"/>
          <w:sz w:val="40"/>
          <w:szCs w:val="40"/>
        </w:rPr>
      </w:pPr>
    </w:p>
    <w:p w:rsidR="00F47460" w:rsidRDefault="00F47460" w:rsidP="00C03BF7">
      <w:pPr>
        <w:rPr>
          <w:ins w:id="39" w:author="MS Computer" w:date="2026-09-07T12:21:00Z"/>
          <w:rFonts w:ascii="Arial Black" w:hAnsi="Arial Black"/>
          <w:sz w:val="40"/>
          <w:szCs w:val="40"/>
        </w:rPr>
      </w:pPr>
    </w:p>
    <w:p w:rsidR="00F47460" w:rsidRDefault="00F47460" w:rsidP="00C03BF7">
      <w:pPr>
        <w:rPr>
          <w:ins w:id="40" w:author="MS Computer" w:date="2026-09-07T12:21:00Z"/>
          <w:rFonts w:ascii="Arial Black" w:hAnsi="Arial Black"/>
          <w:sz w:val="40"/>
          <w:szCs w:val="40"/>
        </w:rPr>
      </w:pPr>
    </w:p>
    <w:p w:rsidR="00C03BF7" w:rsidRPr="00C03BF7" w:rsidRDefault="00C03BF7" w:rsidP="00C03BF7">
      <w:pPr>
        <w:rPr>
          <w:ins w:id="41" w:author="MS Computer" w:date="2026-09-07T12:21:00Z"/>
          <w:rFonts w:ascii="Arial Black" w:hAnsi="Arial Black"/>
          <w:sz w:val="40"/>
          <w:szCs w:val="40"/>
        </w:rPr>
      </w:pPr>
      <w:ins w:id="42" w:author="MS Computer" w:date="2026-09-07T12:21:00Z">
        <w:r w:rsidRPr="00C03BF7">
          <w:rPr>
            <w:rFonts w:ascii="Arial Black" w:hAnsi="Arial Black"/>
            <w:sz w:val="40"/>
            <w:szCs w:val="40"/>
          </w:rPr>
          <w:t>Question</w:t>
        </w:r>
        <w:proofErr w:type="gramStart"/>
        <w:r w:rsidRPr="00C03BF7">
          <w:rPr>
            <w:rFonts w:ascii="Arial Black" w:hAnsi="Arial Black"/>
            <w:sz w:val="40"/>
            <w:szCs w:val="40"/>
          </w:rPr>
          <w:t>:4</w:t>
        </w:r>
        <w:proofErr w:type="gramEnd"/>
      </w:ins>
    </w:p>
    <w:p w:rsidR="00C03BF7" w:rsidRPr="00C03BF7" w:rsidRDefault="00C03BF7" w:rsidP="00C03BF7">
      <w:pPr>
        <w:rPr>
          <w:ins w:id="43" w:author="MS Computer" w:date="2026-09-07T12:21:00Z"/>
          <w:rFonts w:ascii="Bahnschrift Condensed" w:hAnsi="Bahnschrift Condensed"/>
          <w:sz w:val="28"/>
          <w:szCs w:val="28"/>
        </w:rPr>
      </w:pPr>
      <w:ins w:id="44" w:author="MS Computer" w:date="2026-09-07T12:21:00Z">
        <w:r w:rsidRPr="00C03BF7">
          <w:rPr>
            <w:rFonts w:ascii="Bahnschrift Condensed" w:hAnsi="Bahnschrift Condensed"/>
            <w:sz w:val="28"/>
            <w:szCs w:val="28"/>
          </w:rPr>
          <w:t>Write a C program to calculate the area of a triangle. Take ba</w:t>
        </w:r>
        <w:r w:rsidR="00F47460">
          <w:rPr>
            <w:rFonts w:ascii="Bahnschrift Condensed" w:hAnsi="Bahnschrift Condensed"/>
            <w:sz w:val="28"/>
            <w:szCs w:val="28"/>
          </w:rPr>
          <w:t xml:space="preserve">se and height as input from </w:t>
        </w:r>
        <w:r w:rsidRPr="00C03BF7">
          <w:rPr>
            <w:rFonts w:ascii="Bahnschrift Condensed" w:hAnsi="Bahnschrift Condensed"/>
            <w:sz w:val="28"/>
            <w:szCs w:val="28"/>
          </w:rPr>
          <w:t>user.</w:t>
        </w:r>
      </w:ins>
    </w:p>
    <w:p w:rsidR="00C03BF7" w:rsidRDefault="00C03BF7" w:rsidP="00C03BF7">
      <w:pPr>
        <w:rPr>
          <w:ins w:id="45" w:author="MS Computer" w:date="2026-09-07T12:21:00Z"/>
          <w:rFonts w:ascii="Bahnschrift Condensed" w:hAnsi="Bahnschrift Condensed"/>
          <w:sz w:val="28"/>
          <w:szCs w:val="28"/>
        </w:rPr>
      </w:pPr>
      <w:ins w:id="46" w:author="MS Computer" w:date="2026-09-07T12:21:00Z">
        <w:r w:rsidRPr="00C03BF7">
          <w:rPr>
            <w:rFonts w:ascii="Bahnschrift Condensed" w:hAnsi="Bahnschrift Condensed"/>
            <w:sz w:val="28"/>
            <w:szCs w:val="28"/>
          </w:rPr>
          <w:t>(Formula: Area = 0.5 * base * height)</w:t>
        </w:r>
      </w:ins>
    </w:p>
    <w:p w:rsidR="00F47460" w:rsidRPr="00C03BF7" w:rsidRDefault="00F47460" w:rsidP="00C03BF7">
      <w:pPr>
        <w:rPr>
          <w:ins w:id="47" w:author="MS Computer" w:date="2026-09-07T12:21:00Z"/>
          <w:rFonts w:ascii="Bahnschrift Condensed" w:hAnsi="Bahnschrift Condensed"/>
          <w:sz w:val="28"/>
          <w:szCs w:val="28"/>
        </w:rPr>
      </w:pPr>
      <w:ins w:id="48" w:author="MS Computer" w:date="2026-09-07T12:21:00Z">
        <w:r w:rsidRPr="00F47460">
          <w:rPr>
            <w:rFonts w:ascii="Bahnschrift Condensed" w:hAnsi="Bahnschrift Condensed"/>
            <w:noProof/>
            <w:sz w:val="28"/>
            <w:szCs w:val="28"/>
          </w:rPr>
          <w:drawing>
            <wp:inline distT="0" distB="0" distL="0" distR="0" wp14:anchorId="0D2214EF" wp14:editId="6F89CB25">
              <wp:extent cx="5943600" cy="3382645"/>
              <wp:effectExtent l="0" t="0" r="0" b="8255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3826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F47460" w:rsidRDefault="00F47460" w:rsidP="00C03BF7">
      <w:pPr>
        <w:rPr>
          <w:ins w:id="49" w:author="MS Computer" w:date="2026-09-07T12:21:00Z"/>
          <w:rFonts w:ascii="Arial Black" w:hAnsi="Arial Black"/>
          <w:sz w:val="40"/>
          <w:szCs w:val="40"/>
        </w:rPr>
      </w:pPr>
    </w:p>
    <w:p w:rsidR="00F47460" w:rsidRDefault="00F47460" w:rsidP="00C03BF7">
      <w:pPr>
        <w:rPr>
          <w:ins w:id="50" w:author="MS Computer" w:date="2026-09-07T12:21:00Z"/>
          <w:rFonts w:ascii="Arial Black" w:hAnsi="Arial Black"/>
          <w:sz w:val="40"/>
          <w:szCs w:val="40"/>
        </w:rPr>
      </w:pPr>
    </w:p>
    <w:p w:rsidR="00F47460" w:rsidRDefault="00F47460" w:rsidP="00C03BF7">
      <w:pPr>
        <w:rPr>
          <w:ins w:id="51" w:author="MS Computer" w:date="2026-09-07T12:21:00Z"/>
          <w:rFonts w:ascii="Arial Black" w:hAnsi="Arial Black"/>
          <w:sz w:val="40"/>
          <w:szCs w:val="40"/>
        </w:rPr>
      </w:pPr>
    </w:p>
    <w:p w:rsidR="00F47460" w:rsidRDefault="00F47460" w:rsidP="00C03BF7">
      <w:pPr>
        <w:rPr>
          <w:ins w:id="52" w:author="MS Computer" w:date="2026-09-07T12:21:00Z"/>
          <w:rFonts w:ascii="Arial Black" w:hAnsi="Arial Black"/>
          <w:sz w:val="40"/>
          <w:szCs w:val="40"/>
        </w:rPr>
      </w:pPr>
    </w:p>
    <w:p w:rsidR="00F47460" w:rsidRDefault="00F47460" w:rsidP="00C03BF7">
      <w:pPr>
        <w:rPr>
          <w:ins w:id="53" w:author="MS Computer" w:date="2026-09-07T12:21:00Z"/>
          <w:rFonts w:ascii="Arial Black" w:hAnsi="Arial Black"/>
          <w:sz w:val="40"/>
          <w:szCs w:val="40"/>
        </w:rPr>
      </w:pPr>
    </w:p>
    <w:p w:rsidR="00F47460" w:rsidRDefault="00F47460" w:rsidP="00C03BF7">
      <w:pPr>
        <w:rPr>
          <w:ins w:id="54" w:author="MS Computer" w:date="2026-09-07T12:21:00Z"/>
          <w:rFonts w:ascii="Arial Black" w:hAnsi="Arial Black"/>
          <w:sz w:val="40"/>
          <w:szCs w:val="40"/>
        </w:rPr>
      </w:pPr>
    </w:p>
    <w:p w:rsidR="00C03BF7" w:rsidRPr="00C03BF7" w:rsidRDefault="00C03BF7" w:rsidP="00C03BF7">
      <w:pPr>
        <w:rPr>
          <w:ins w:id="55" w:author="MS Computer" w:date="2026-09-07T12:21:00Z"/>
          <w:rFonts w:ascii="Arial Black" w:hAnsi="Arial Black"/>
          <w:sz w:val="40"/>
          <w:szCs w:val="40"/>
        </w:rPr>
      </w:pPr>
      <w:ins w:id="56" w:author="MS Computer" w:date="2026-09-07T12:21:00Z">
        <w:r w:rsidRPr="00C03BF7">
          <w:rPr>
            <w:rFonts w:ascii="Arial Black" w:hAnsi="Arial Black"/>
            <w:sz w:val="40"/>
            <w:szCs w:val="40"/>
          </w:rPr>
          <w:t>Question</w:t>
        </w:r>
        <w:proofErr w:type="gramStart"/>
        <w:r w:rsidRPr="00C03BF7">
          <w:rPr>
            <w:rFonts w:ascii="Arial Black" w:hAnsi="Arial Black"/>
            <w:sz w:val="40"/>
            <w:szCs w:val="40"/>
          </w:rPr>
          <w:t>:5</w:t>
        </w:r>
        <w:proofErr w:type="gramEnd"/>
      </w:ins>
    </w:p>
    <w:p w:rsidR="00C03BF7" w:rsidRPr="00C03BF7" w:rsidRDefault="00C03BF7" w:rsidP="00C03BF7">
      <w:pPr>
        <w:rPr>
          <w:ins w:id="57" w:author="MS Computer" w:date="2026-09-07T12:21:00Z"/>
          <w:rFonts w:ascii="Bahnschrift Condensed" w:hAnsi="Bahnschrift Condensed"/>
          <w:sz w:val="28"/>
          <w:szCs w:val="28"/>
        </w:rPr>
      </w:pPr>
      <w:ins w:id="58" w:author="MS Computer" w:date="2026-09-07T12:21:00Z">
        <w:r w:rsidRPr="00C03BF7">
          <w:rPr>
            <w:rFonts w:ascii="Bahnschrift Condensed" w:hAnsi="Bahnschrift Condensed"/>
            <w:sz w:val="28"/>
            <w:szCs w:val="28"/>
          </w:rPr>
          <w:t>Write a C program that takes two numbers as input and swaps their values without using a third</w:t>
        </w:r>
      </w:ins>
    </w:p>
    <w:p w:rsidR="003B667A" w:rsidRDefault="00F47460" w:rsidP="00C03BF7">
      <w:pPr>
        <w:rPr>
          <w:ins w:id="59" w:author="MS Computer" w:date="2026-09-07T12:21:00Z"/>
          <w:rFonts w:ascii="Bahnschrift Condensed" w:hAnsi="Bahnschrift Condensed"/>
          <w:sz w:val="28"/>
          <w:szCs w:val="28"/>
        </w:rPr>
      </w:pPr>
      <w:ins w:id="60" w:author="MS Computer" w:date="2026-09-07T12:21:00Z">
        <w:r w:rsidRPr="00C03BF7">
          <w:rPr>
            <w:rFonts w:ascii="Bahnschrift Condensed" w:hAnsi="Bahnschrift Condensed"/>
            <w:sz w:val="28"/>
            <w:szCs w:val="28"/>
          </w:rPr>
          <w:t>V</w:t>
        </w:r>
        <w:r w:rsidR="00C03BF7" w:rsidRPr="00C03BF7">
          <w:rPr>
            <w:rFonts w:ascii="Bahnschrift Condensed" w:hAnsi="Bahnschrift Condensed"/>
            <w:sz w:val="28"/>
            <w:szCs w:val="28"/>
          </w:rPr>
          <w:t>ariable</w:t>
        </w:r>
      </w:ins>
    </w:p>
    <w:p w:rsidR="00F47460" w:rsidRPr="00C03BF7" w:rsidRDefault="000F73B9" w:rsidP="00C03BF7">
      <w:pPr>
        <w:rPr>
          <w:rFonts w:ascii="Bahnschrift Condensed" w:hAnsi="Bahnschrift Condensed"/>
          <w:sz w:val="28"/>
          <w:rPrChange w:id="61" w:author="MS Computer" w:date="2026-09-07T12:21:00Z">
            <w:rPr/>
          </w:rPrChange>
        </w:rPr>
      </w:pPr>
      <w:r w:rsidRPr="000F73B9">
        <w:rPr>
          <w:rFonts w:ascii="Bahnschrift Condensed" w:hAnsi="Bahnschrift Condensed"/>
          <w:sz w:val="28"/>
        </w:rPr>
        <w:drawing>
          <wp:inline distT="0" distB="0" distL="0" distR="0" wp14:anchorId="0EB52721" wp14:editId="74ACD8A3">
            <wp:extent cx="4220164" cy="342947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2" w:name="_GoBack"/>
      <w:bookmarkEnd w:id="62"/>
    </w:p>
    <w:sectPr w:rsidR="00F47460" w:rsidRPr="00C03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BF7"/>
    <w:rsid w:val="000F73B9"/>
    <w:rsid w:val="001F6F8A"/>
    <w:rsid w:val="00333FE2"/>
    <w:rsid w:val="003B667A"/>
    <w:rsid w:val="00521FCB"/>
    <w:rsid w:val="00C03BF7"/>
    <w:rsid w:val="00F4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E65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3B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BF7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333FE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3B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BF7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333F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2FCC50-8732-468D-8D4D-DC5A9F6F4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 Computer</dc:creator>
  <cp:lastModifiedBy>MS Computer</cp:lastModifiedBy>
  <cp:revision>6</cp:revision>
  <dcterms:created xsi:type="dcterms:W3CDTF">2026-09-03T16:02:00Z</dcterms:created>
  <dcterms:modified xsi:type="dcterms:W3CDTF">2026-09-07T19:21:00Z</dcterms:modified>
</cp:coreProperties>
</file>